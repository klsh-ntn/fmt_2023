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9" w:lineRule="auto"/>
        <w:rPr>
          <w:ins w:author="Boris Demeshev" w:id="0" w:date="2023-07-16T09:57:44Z"/>
        </w:rPr>
      </w:pPr>
      <w:ins w:author="Boris Demeshev" w:id="0" w:date="2023-07-16T09:57:44Z">
        <w:r w:rsidDel="00000000" w:rsidR="00000000" w:rsidRPr="00000000">
          <w:rPr>
            <w:rtl w:val="0"/>
          </w:rPr>
          <w:t xml:space="preserve">сохранил 2023-07-16</w:t>
        </w:r>
      </w:ins>
    </w:p>
    <w:p w:rsidR="00000000" w:rsidDel="00000000" w:rsidP="00000000" w:rsidRDefault="00000000" w:rsidRPr="00000000" w14:paraId="00000002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4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30"/>
        <w:gridCol w:w="7515"/>
        <w:tblGridChange w:id="0">
          <w:tblGrid>
            <w:gridCol w:w="1830"/>
            <w:gridCol w:w="7515"/>
          </w:tblGrid>
        </w:tblGridChange>
      </w:tblGrid>
      <w:tr>
        <w:trPr>
          <w:cantSplit w:val="0"/>
          <w:trHeight w:val="886" w:hRule="atLeast"/>
          <w:tblHeader w:val="0"/>
        </w:trPr>
        <w:tc>
          <w:tcPr/>
          <w:p w:rsidR="00000000" w:rsidDel="00000000" w:rsidP="00000000" w:rsidRDefault="00000000" w:rsidRPr="00000000" w14:paraId="00000003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3 балла</w:t>
            </w:r>
          </w:p>
        </w:tc>
        <w:tc>
          <w:tcPr/>
          <w:p w:rsidR="00000000" w:rsidDel="00000000" w:rsidP="00000000" w:rsidRDefault="00000000" w:rsidRPr="00000000" w14:paraId="00000004">
            <w:pPr>
              <w:numPr>
                <w:ilvl w:val="0"/>
                <w:numId w:val="2"/>
              </w:numPr>
              <w:spacing w:line="259" w:lineRule="auto"/>
              <w:ind w:left="566.9291338582675" w:hanging="360"/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Правильный заявленный ответ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spacing w:line="259" w:lineRule="auto"/>
              <w:ind w:left="566.9291338582675" w:hanging="36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Правильное решение</w:t>
            </w:r>
          </w:p>
          <w:p w:rsidR="00000000" w:rsidDel="00000000" w:rsidP="00000000" w:rsidRDefault="00000000" w:rsidRPr="00000000" w14:paraId="00000006">
            <w:pPr>
              <w:spacing w:after="160" w:line="259" w:lineRule="auto"/>
              <w:ind w:left="566.9291338582675" w:hanging="36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Правильный итоговый ответ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7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2 балла</w:t>
            </w:r>
          </w:p>
        </w:tc>
        <w:tc>
          <w:tcPr/>
          <w:p w:rsidR="00000000" w:rsidDel="00000000" w:rsidP="00000000" w:rsidRDefault="00000000" w:rsidRPr="00000000" w14:paraId="00000008">
            <w:pPr>
              <w:numPr>
                <w:ilvl w:val="0"/>
                <w:numId w:val="2"/>
              </w:numPr>
              <w:spacing w:line="259" w:lineRule="auto"/>
              <w:ind w:left="566.9291338582675" w:hanging="36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Неправильный заявленный ответ</w:t>
            </w:r>
          </w:p>
          <w:p w:rsidR="00000000" w:rsidDel="00000000" w:rsidP="00000000" w:rsidRDefault="00000000" w:rsidRPr="00000000" w14:paraId="00000009">
            <w:pPr>
              <w:spacing w:line="259" w:lineRule="auto"/>
              <w:ind w:left="566.9291338582675" w:hanging="36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Правильное решение</w:t>
            </w:r>
          </w:p>
          <w:p w:rsidR="00000000" w:rsidDel="00000000" w:rsidP="00000000" w:rsidRDefault="00000000" w:rsidRPr="00000000" w14:paraId="0000000A">
            <w:pPr>
              <w:spacing w:line="259" w:lineRule="auto"/>
              <w:ind w:left="566.9291338582675" w:hanging="36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Правильный итоговый ответ</w:t>
            </w:r>
          </w:p>
          <w:p w:rsidR="00000000" w:rsidDel="00000000" w:rsidP="00000000" w:rsidRDefault="00000000" w:rsidRPr="00000000" w14:paraId="0000000B">
            <w:pPr>
              <w:numPr>
                <w:ilvl w:val="0"/>
                <w:numId w:val="2"/>
              </w:numPr>
              <w:spacing w:line="259" w:lineRule="auto"/>
              <w:ind w:left="566.9291338582675" w:hanging="36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Правильный заявленный ответ</w:t>
            </w:r>
          </w:p>
          <w:p w:rsidR="00000000" w:rsidDel="00000000" w:rsidP="00000000" w:rsidRDefault="00000000" w:rsidRPr="00000000" w14:paraId="0000000C">
            <w:pPr>
              <w:spacing w:line="259" w:lineRule="auto"/>
              <w:ind w:left="566.9291338582675" w:hanging="36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Несущественная ошибка в счёте</w:t>
            </w:r>
          </w:p>
          <w:p w:rsidR="00000000" w:rsidDel="00000000" w:rsidP="00000000" w:rsidRDefault="00000000" w:rsidRPr="00000000" w14:paraId="0000000D">
            <w:pPr>
              <w:spacing w:after="160" w:line="259" w:lineRule="auto"/>
              <w:ind w:left="566.9291338582675" w:hanging="36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Правильный итоговый ответ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E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1 балл</w:t>
            </w:r>
          </w:p>
        </w:tc>
        <w:tc>
          <w:tcPr/>
          <w:p w:rsidR="00000000" w:rsidDel="00000000" w:rsidP="00000000" w:rsidRDefault="00000000" w:rsidRPr="00000000" w14:paraId="0000000F">
            <w:pPr>
              <w:numPr>
                <w:ilvl w:val="0"/>
                <w:numId w:val="2"/>
              </w:numPr>
              <w:spacing w:line="259" w:lineRule="auto"/>
              <w:ind w:left="566.9291338582675" w:hanging="36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Заявленный и итоговый ответы неправильные (вычислительная ошибка)</w:t>
            </w:r>
          </w:p>
          <w:p w:rsidR="00000000" w:rsidDel="00000000" w:rsidP="00000000" w:rsidRDefault="00000000" w:rsidRPr="00000000" w14:paraId="00000010">
            <w:pPr>
              <w:spacing w:line="259" w:lineRule="auto"/>
              <w:ind w:left="566.9291338582675" w:hanging="36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Правильная модель</w:t>
            </w:r>
          </w:p>
          <w:p w:rsidR="00000000" w:rsidDel="00000000" w:rsidP="00000000" w:rsidRDefault="00000000" w:rsidRPr="00000000" w14:paraId="00000011">
            <w:pPr>
              <w:numPr>
                <w:ilvl w:val="0"/>
                <w:numId w:val="2"/>
              </w:numPr>
              <w:spacing w:line="259" w:lineRule="auto"/>
              <w:ind w:left="566.9291338582675" w:hanging="36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Недостаточное решение (например, не доказана единственность решения), однако ответ верный</w:t>
            </w:r>
          </w:p>
          <w:p w:rsidR="00000000" w:rsidDel="00000000" w:rsidP="00000000" w:rsidRDefault="00000000" w:rsidRPr="00000000" w14:paraId="00000012">
            <w:pPr>
              <w:numPr>
                <w:ilvl w:val="0"/>
                <w:numId w:val="2"/>
              </w:numPr>
              <w:spacing w:after="160" w:line="259" w:lineRule="auto"/>
              <w:ind w:left="566.9291338582675" w:hanging="36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Существуют задачи, в которых 1 балл можно получить в некоторых особых случаях. Об этих задачах и случаях получения будет сказано на разборах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3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0 баллов</w:t>
            </w:r>
          </w:p>
        </w:tc>
        <w:tc>
          <w:tcPr/>
          <w:p w:rsidR="00000000" w:rsidDel="00000000" w:rsidP="00000000" w:rsidRDefault="00000000" w:rsidRPr="00000000" w14:paraId="00000014">
            <w:pPr>
              <w:numPr>
                <w:ilvl w:val="0"/>
                <w:numId w:val="2"/>
              </w:numPr>
              <w:spacing w:after="160" w:line="259" w:lineRule="auto"/>
              <w:ind w:left="566.9291338582675" w:hanging="36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Остальные случаи (все неправильно) </w:t>
            </w:r>
          </w:p>
        </w:tc>
      </w:tr>
    </w:tbl>
    <w:p w:rsidR="00000000" w:rsidDel="00000000" w:rsidP="00000000" w:rsidRDefault="00000000" w:rsidRPr="00000000" w14:paraId="00000015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Алёша написал на доске 5 целых чисел – коэффициенты и корни квадратного трёхчлена. Боря стер одно из них. Остались числа 2,3,4,-5. Восстановите стёртое число.</w:t>
      </w:r>
    </w:p>
    <w:p w:rsidR="00000000" w:rsidDel="00000000" w:rsidP="00000000" w:rsidRDefault="00000000" w:rsidRPr="00000000" w14:paraId="00000017">
      <w:pPr>
        <w:shd w:fill="fafafa" w:val="clear"/>
        <w:spacing w:before="80" w:lineRule="auto"/>
        <w:ind w:left="720" w:firstLine="0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7"/>
          <w:szCs w:val="27"/>
          <w:rtl w:val="0"/>
        </w:rPr>
        <w:t xml:space="preserve">Решение: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 Пусть трёхчлен имеет вид: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7"/>
          <w:szCs w:val="27"/>
          <w:rtl w:val="0"/>
        </w:rPr>
        <w:t xml:space="preserve">ax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² +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7"/>
          <w:szCs w:val="27"/>
          <w:rtl w:val="0"/>
        </w:rPr>
        <w:t xml:space="preserve">bx + c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,  а его корни равны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7"/>
          <w:szCs w:val="27"/>
          <w:rtl w:val="0"/>
        </w:rPr>
        <w:t xml:space="preserve">m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 и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7"/>
          <w:szCs w:val="27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.  По теореме Виета: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7"/>
          <w:szCs w:val="27"/>
          <w:rtl w:val="0"/>
        </w:rPr>
        <w:t xml:space="preserve">c = amn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,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7"/>
          <w:szCs w:val="27"/>
          <w:rtl w:val="0"/>
        </w:rPr>
        <w:t xml:space="preserve">b = – a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7"/>
          <w:szCs w:val="27"/>
          <w:rtl w:val="0"/>
        </w:rPr>
        <w:t xml:space="preserve">m + n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).</w:t>
        <w:br w:type="textWrapping"/>
        <w:t xml:space="preserve">   Отсюда видно, что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7"/>
          <w:szCs w:val="27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 делилось по крайней мере на три других числа. Но на доске осталась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7"/>
          <w:szCs w:val="27"/>
          <w:rtl w:val="0"/>
        </w:rPr>
        <w:t xml:space="preserve">лишь одна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 пара чисел, одно из которых делится на другое: 2 и 4. Значит, было стёрто число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7"/>
          <w:szCs w:val="27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.</w:t>
        <w:br w:type="textWrapping"/>
        <w:t xml:space="preserve">   Так как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7"/>
          <w:szCs w:val="27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 делится на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7"/>
          <w:szCs w:val="27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, то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7"/>
          <w:szCs w:val="27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 = 2,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7"/>
          <w:szCs w:val="27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 = 4,  числа 3 и –5 – корни, а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7"/>
          <w:szCs w:val="27"/>
          <w:rtl w:val="0"/>
        </w:rPr>
        <w:t xml:space="preserve">c = amn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 = 2·3·(–5) = –30.</w:t>
      </w:r>
    </w:p>
    <w:p w:rsidR="00000000" w:rsidDel="00000000" w:rsidP="00000000" w:rsidRDefault="00000000" w:rsidRPr="00000000" w14:paraId="00000018">
      <w:pPr>
        <w:shd w:fill="fafafa" w:val="clear"/>
        <w:spacing w:before="80" w:lineRule="auto"/>
        <w:ind w:left="720" w:firstLine="0"/>
        <w:rPr>
          <w:rFonts w:ascii="Times New Roman" w:cs="Times New Roman" w:eastAsia="Times New Roman" w:hAnsi="Times New Roman"/>
          <w:i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7"/>
          <w:szCs w:val="27"/>
          <w:rtl w:val="0"/>
        </w:rPr>
        <w:t xml:space="preserve">Ответ: -30.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hd w:fill="fafafa" w:val="clear"/>
        <w:spacing w:before="8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Найдите все пары натуральных чисел a и b, такие что число 1/а + 1/b + 1/b^2 тоже натуральное.</w:t>
      </w:r>
    </w:p>
    <w:p w:rsidR="00000000" w:rsidDel="00000000" w:rsidP="00000000" w:rsidRDefault="00000000" w:rsidRPr="00000000" w14:paraId="0000001A">
      <w:pPr>
        <w:spacing w:after="240" w:before="240" w:lineRule="auto"/>
        <w:ind w:left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1303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ind w:left="36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Критерии (предложение для этой задачи): 3 балла - нашли обе пары с объяснением, 2 балла - нашли (4,2) с обоснованием (задача снимается) / неправильно заявленный ответ / несущ. ошибка в счете, 1 балл - нашли только (1,1) с минимальным объяснением (переход задачи) / полностью правильная модель, но есть ошибки / не доказана единственность решения. 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(в последней как будто условие не так составлено, надо подумать, как переделать лучше, но хотя бы одна такая задача выглядит интересно)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0066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ind w:left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Футбольный мяч сшит из 32 лоскутов: белых шестиугольников и черных пятиугольников, причем каждый черный лоскут граничит только с белыми, а каждый белый граничит с тремя белыми и тремя черными лоскутами. Сколько лоскутов каждого цвета \ черного цвета?</w:t>
      </w:r>
    </w:p>
    <w:p w:rsidR="00000000" w:rsidDel="00000000" w:rsidP="00000000" w:rsidRDefault="00000000" w:rsidRPr="00000000" w14:paraId="0000001F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4003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ind w:left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2954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ind w:left="36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Критерии: 3 балла - все правильно, 2 балла - неправильная заявка / несущ. ошибка в счете, но ответ верный, 1 балл - вычислительная ошибка, но решение правильное, забыли про положительность чисел в итоговом ответе, 0 баллов - угадали ответ, перебрали и т.д. 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9685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ind w:left="36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Критерии: 3 балла - все правильно, 2 балла - неправильная заявка / несущ. ошибка в счете, но ответ верный, 1 балл - вычислительная ошибка, но решение правильное, 0 баллов - угадали ответ, перебрали и т.д. </w:t>
      </w:r>
    </w:p>
    <w:p w:rsidR="00000000" w:rsidDel="00000000" w:rsidP="00000000" w:rsidRDefault="00000000" w:rsidRPr="00000000" w14:paraId="00000026">
      <w:pPr>
        <w:spacing w:after="240" w:before="240" w:lineRule="auto"/>
        <w:ind w:left="36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(Можно поменять вопрос на 2023)</w:t>
      </w:r>
    </w:p>
    <w:p w:rsidR="00000000" w:rsidDel="00000000" w:rsidP="00000000" w:rsidRDefault="00000000" w:rsidRPr="00000000" w14:paraId="00000028">
      <w:pPr>
        <w:spacing w:after="240" w:before="240" w:lineRule="auto"/>
        <w:ind w:left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6830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Критерии: 3 балла - все верно, 2 балла - неправильная заявка / несущ. ошибка в счете, 1 балл - идея рассмотреть остатки при делении на 5, но ошибки в счете и т.д.</w:t>
      </w:r>
    </w:p>
    <w:p w:rsidR="00000000" w:rsidDel="00000000" w:rsidP="00000000" w:rsidRDefault="00000000" w:rsidRPr="00000000" w14:paraId="0000002A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8161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Критерии: 3 балла - верное решение + пример, 2 балла - решение есть, но примера нет / заявлен неправильный ответ, но итог верный, 1 балл - правильная модель, остальное - ошибки,  0 баллов - только пример без объяснения или угаданный ответ (переход задачи).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7084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Опечатка в решении: т.к. m+1 делится на 23, то m+1 = 23 и m = 22, поэтому L = 22*29+11 = 649.</w:t>
      </w:r>
    </w:p>
    <w:p w:rsidR="00000000" w:rsidDel="00000000" w:rsidP="00000000" w:rsidRDefault="00000000" w:rsidRPr="00000000" w14:paraId="0000002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A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523240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3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3843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1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7178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6858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414588" cy="2033337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4588" cy="20333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660715" cy="2045739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0715" cy="20457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8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8890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976438" cy="2119658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6438" cy="21196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D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ЗДЕСЬ МОЖЕТ БЫТЬ ВАША ЗАДАЧА ПО ГЕОМЕТРИИ (и не только) 🙂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10.png"/><Relationship Id="rId22" Type="http://schemas.openxmlformats.org/officeDocument/2006/relationships/image" Target="media/image4.png"/><Relationship Id="rId10" Type="http://schemas.openxmlformats.org/officeDocument/2006/relationships/image" Target="media/image8.png"/><Relationship Id="rId21" Type="http://schemas.openxmlformats.org/officeDocument/2006/relationships/image" Target="media/image9.png"/><Relationship Id="rId13" Type="http://schemas.openxmlformats.org/officeDocument/2006/relationships/image" Target="media/image17.png"/><Relationship Id="rId12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1.png"/><Relationship Id="rId14" Type="http://schemas.openxmlformats.org/officeDocument/2006/relationships/image" Target="media/image16.png"/><Relationship Id="rId17" Type="http://schemas.openxmlformats.org/officeDocument/2006/relationships/image" Target="media/image3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image" Target="media/image15.png"/><Relationship Id="rId18" Type="http://schemas.openxmlformats.org/officeDocument/2006/relationships/image" Target="media/image7.png"/><Relationship Id="rId7" Type="http://schemas.openxmlformats.org/officeDocument/2006/relationships/image" Target="media/image12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